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54A3CE6" w:rsidP="054A3CE6" w:rsidRDefault="054A3CE6" w14:paraId="69D71ABC" w14:textId="5E8B9435">
      <w:pPr>
        <w:spacing w:after="200" w:line="276" w:lineRule="auto"/>
        <w:rPr>
          <w:rFonts w:ascii="Lucida Sans" w:hAnsi="Lucida Sans" w:eastAsia="Lucida Sans" w:cs="Lucida Sans"/>
          <w:sz w:val="22"/>
          <w:szCs w:val="22"/>
          <w:lang w:val="en-US"/>
        </w:rPr>
      </w:pPr>
    </w:p>
    <w:p w:rsidR="29F31608" w:rsidP="031DBA65" w:rsidRDefault="29F31608" w14:paraId="0BA7A5C5" w14:textId="79CB6E28">
      <w:pPr>
        <w:pStyle w:val="Heading1"/>
        <w:rPr>
          <w:lang w:val="en-US"/>
        </w:rPr>
      </w:pPr>
      <w:r w:rsidRPr="55BEFC84">
        <w:rPr>
          <w:lang w:val="en-US"/>
        </w:rPr>
        <w:t>Assessment with Product Framing</w:t>
      </w:r>
      <w:r w:rsidRPr="5A84B45F" w:rsidR="701065C6">
        <w:rPr>
          <w:lang w:val="en-US"/>
        </w:rPr>
        <w:t xml:space="preserve"> </w:t>
      </w:r>
    </w:p>
    <w:p w:rsidR="72C0936B" w:rsidP="55BEFC84" w:rsidRDefault="72C0936B" w14:paraId="1C31B5E7" w14:textId="49D754BA">
      <w:pPr>
        <w:rPr>
          <w:lang w:val="en-US"/>
        </w:rPr>
      </w:pPr>
    </w:p>
    <w:p w:rsidR="59D7A064" w:rsidP="55BEFC84" w:rsidRDefault="59D7A064" w14:paraId="0DE1D81C" w14:textId="4BC5E886">
      <w:pPr>
        <w:pStyle w:val="Heading3"/>
        <w:spacing w:before="320"/>
        <w:rPr>
          <w:rFonts w:ascii="Arial" w:hAnsi="Arial" w:eastAsia="Arial" w:cs="Arial"/>
          <w:color w:val="434343"/>
          <w:lang w:val="en-US"/>
        </w:rPr>
      </w:pPr>
      <w:r w:rsidRPr="57894718">
        <w:rPr>
          <w:rFonts w:ascii="Arial" w:hAnsi="Arial" w:eastAsia="Arial" w:cs="Arial"/>
          <w:color w:val="434343"/>
          <w:lang w:val="en-US"/>
        </w:rPr>
        <w:t>Expectations</w:t>
      </w:r>
    </w:p>
    <w:p w:rsidR="59D7A064" w:rsidP="66EF9D68" w:rsidRDefault="59D7A064" w14:paraId="649B0E66" w14:textId="5881561D">
      <w:pPr>
        <w:pStyle w:val="Heading3"/>
        <w:spacing w:before="0" w:after="0"/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</w:pPr>
      <w:r w:rsidRPr="07E21CAA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This exercise is intentionally designed to assess how you think, design, and build software in an </w:t>
      </w:r>
      <w:commentRangeStart w:id="0"/>
      <w:commentRangeStart w:id="1"/>
      <w:commentRangeStart w:id="2"/>
      <w:r w:rsidRPr="07E21CAA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>AI‑</w:t>
      </w:r>
      <w:r w:rsidRPr="07E21CAA" w:rsidR="67C0CA62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driven </w:t>
      </w:r>
      <w:commentRangeEnd w:id="0"/>
      <w:r w:rsidRPr="07E21CAA">
        <w:rPr>
          <w:rStyle w:val="CommentReference"/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r w:rsidRPr="07E21CAA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environment. </w:t>
      </w:r>
    </w:p>
    <w:p w:rsidR="59D7A064" w:rsidP="66EF9D68" w:rsidRDefault="59D7A064" w14:paraId="5D569A85" w14:textId="6FB4976E">
      <w:pPr>
        <w:pStyle w:val="Heading3"/>
        <w:spacing w:before="0" w:after="0"/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</w:pPr>
      <w:r w:rsidRPr="5789471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  </w:t>
      </w:r>
    </w:p>
    <w:p w:rsidR="59D7A064" w:rsidP="66EF9D68" w:rsidRDefault="59D7A064" w14:paraId="22F29B2E" w14:textId="7D55182E">
      <w:pPr>
        <w:pStyle w:val="Heading3"/>
        <w:spacing w:before="0" w:after="0"/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</w:pPr>
      <w:commentRangeStart w:id="3"/>
      <w:r w:rsidRPr="5789471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You are </w:t>
      </w:r>
      <w:commentRangeEnd w:id="3"/>
      <w:r w:rsidRPr="5499ED30" w:rsidDel="000B0FCA" w:rsidR="00BC3052">
        <w:rPr>
          <w:rStyle w:val="CommentReference"/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commentReference w:id="3"/>
      </w:r>
      <w:r w:rsidRPr="5499ED30" w:rsidR="369BB58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required </w:t>
      </w:r>
      <w:r w:rsidRPr="2E6C79CD" w:rsidR="50F7761A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>to</w:t>
      </w:r>
      <w:r w:rsidRPr="3B66013F" w:rsidR="50F7761A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 </w:t>
      </w:r>
      <w:r w:rsidRPr="5789471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use AI tools to accelerate your work. We care about how you use them, the clarity of your thinking, and the quality of your engineering decisions. </w:t>
      </w:r>
    </w:p>
    <w:p w:rsidR="59D7A064" w:rsidP="66EF9D68" w:rsidRDefault="59D7A064" w14:paraId="7ED007EF" w14:textId="02F6DA6C">
      <w:pPr>
        <w:pStyle w:val="Heading3"/>
        <w:spacing w:before="0" w:after="0"/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</w:pPr>
      <w:r w:rsidRPr="5789471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  </w:t>
      </w:r>
    </w:p>
    <w:p w:rsidR="59D7A064" w:rsidP="66EF9D68" w:rsidRDefault="59D7A064" w14:paraId="278724AB" w14:textId="187B49FF">
      <w:pPr>
        <w:pStyle w:val="Heading3"/>
        <w:spacing w:before="0" w:after="0"/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</w:pPr>
      <w:r w:rsidRPr="5789471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We expect you to: </w:t>
      </w:r>
    </w:p>
    <w:p w:rsidR="59D7A064" w:rsidP="66EF9D68" w:rsidRDefault="59D7A064" w14:paraId="4318E2F2" w14:textId="36CA1D23">
      <w:pPr>
        <w:pStyle w:val="Heading3"/>
        <w:spacing w:before="0" w:after="0"/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</w:pPr>
      <w:r w:rsidRPr="5789471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 - Demonstrate clarity in thought and structured problem solving </w:t>
      </w:r>
    </w:p>
    <w:p w:rsidR="59D7A064" w:rsidP="66EF9D68" w:rsidRDefault="59D7A064" w14:paraId="5A0A4B27" w14:textId="1C426B3C">
      <w:pPr>
        <w:pStyle w:val="Heading3"/>
        <w:spacing w:before="0" w:after="0"/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</w:pPr>
      <w:r w:rsidRPr="5789471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 - Show strong engineering fundamentals &amp; product thinking</w:t>
      </w:r>
    </w:p>
    <w:p w:rsidR="59D7A064" w:rsidP="66EF9D68" w:rsidRDefault="59D7A064" w14:paraId="234EB537" w14:textId="0AA6058D">
      <w:pPr>
        <w:pStyle w:val="Heading3"/>
        <w:spacing w:before="0" w:after="0"/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</w:pPr>
      <w:r w:rsidRPr="5789471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 - Make thoughtful architectural and design decisions </w:t>
      </w:r>
    </w:p>
    <w:p w:rsidR="59D7A064" w:rsidP="66EF9D68" w:rsidRDefault="59D7A064" w14:paraId="6A7EDF99" w14:textId="1649BA0F">
      <w:pPr>
        <w:pStyle w:val="Heading3"/>
        <w:spacing w:before="0" w:after="0"/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</w:pPr>
      <w:r w:rsidRPr="5789471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 - Write production‑quality code and tests </w:t>
      </w:r>
    </w:p>
    <w:p w:rsidR="59D7A064" w:rsidP="66EF9D68" w:rsidRDefault="59D7A064" w14:paraId="515D496A" w14:textId="2CCCACFA">
      <w:pPr>
        <w:pStyle w:val="Heading3"/>
        <w:spacing w:before="0" w:after="0"/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</w:pPr>
      <w:r w:rsidRPr="5789471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 - Use AI intentionally while maintaining correctness and quality </w:t>
      </w:r>
    </w:p>
    <w:p w:rsidR="59D7A064" w:rsidP="66EF9D68" w:rsidRDefault="59D7A064" w14:paraId="220815DF" w14:textId="30A53DCE">
      <w:pPr>
        <w:pStyle w:val="Heading3"/>
        <w:spacing w:before="0" w:after="0"/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</w:pPr>
      <w:r w:rsidRPr="5789471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 xml:space="preserve">  </w:t>
      </w:r>
    </w:p>
    <w:p w:rsidR="59D7A064" w:rsidP="66EF9D68" w:rsidRDefault="59D7A064" w14:paraId="0E2CB458" w14:textId="0262AE53">
      <w:pPr>
        <w:pStyle w:val="Heading3"/>
        <w:spacing w:before="0" w:after="0"/>
        <w:rPr>
          <w:rFonts w:ascii="Helvetica Neue" w:hAnsi="Helvetica Neue" w:eastAsia="Helvetica Neue" w:cs="Helvetica Neue"/>
          <w:color w:val="434343"/>
          <w:sz w:val="20"/>
          <w:szCs w:val="20"/>
          <w:lang w:val="en-US"/>
          <w:rPrChange w:author="Guest User" w:date="2026-03-09T11:37:00Z" w:id="4">
            <w:rPr>
              <w:rFonts w:ascii="Arial" w:hAnsi="Arial" w:eastAsia="Arial" w:cs="Arial"/>
              <w:color w:val="434343"/>
              <w:lang w:val="en-US"/>
            </w:rPr>
          </w:rPrChange>
        </w:rPr>
      </w:pPr>
      <w:r w:rsidRPr="57894718">
        <w:rPr>
          <w:rFonts w:ascii="Helvetica Neue" w:hAnsi="Helvetica Neue" w:eastAsia="Helvetica Neue" w:cs="Helvetica Neue"/>
          <w:color w:val="434343"/>
          <w:sz w:val="20"/>
          <w:szCs w:val="20"/>
          <w:lang w:val="en-US"/>
        </w:rPr>
        <w:t>Please make incremental commits so we can understand how your solution evolved.</w:t>
      </w:r>
    </w:p>
    <w:p w:rsidR="639BFA02" w:rsidRDefault="639BFA02" w14:paraId="2B8DAA3D" w14:textId="56BB8E80">
      <w:pPr>
        <w:pStyle w:val="Heading3"/>
        <w:spacing w:before="320"/>
        <w:rPr>
          <w:rFonts w:ascii="Arial" w:hAnsi="Arial" w:eastAsia="Arial" w:cs="Arial"/>
          <w:color w:val="434343"/>
          <w:lang w:val="en-US"/>
        </w:rPr>
        <w:pPrChange w:author="Guest User" w:date="2026-03-09T11:36:00Z" w:id="5">
          <w:pPr/>
        </w:pPrChange>
      </w:pPr>
      <w:r w:rsidRPr="2CC510CE">
        <w:rPr>
          <w:rFonts w:ascii="Arial" w:hAnsi="Arial" w:eastAsia="Arial" w:cs="Arial"/>
          <w:color w:val="434343"/>
          <w:lang w:val="en-US"/>
        </w:rPr>
        <w:t>Goal:</w:t>
      </w:r>
    </w:p>
    <w:p w:rsidR="639BFA02" w:rsidP="55BEFC84" w:rsidRDefault="639BFA02" w14:paraId="63ED27C4" w14:textId="6030C4E3">
      <w:pPr>
        <w:spacing w:after="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Build a minimal yet usable </w:t>
      </w:r>
      <w:r w:rsidRPr="55BEFC84" w:rsidR="0EF99259">
        <w:rPr>
          <w:rFonts w:ascii="Helvetica Neue" w:hAnsi="Helvetica Neue" w:eastAsia="Helvetica Neue" w:cs="Helvetica Neue"/>
          <w:sz w:val="20"/>
          <w:szCs w:val="20"/>
          <w:lang w:val="en-US"/>
        </w:rPr>
        <w:t>salary management</w:t>
      </w: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tool for an </w:t>
      </w:r>
      <w:r w:rsidRPr="31BB076B" w:rsidR="65F698E7">
        <w:rPr>
          <w:rFonts w:ascii="Helvetica Neue" w:hAnsi="Helvetica Neue" w:eastAsia="Helvetica Neue" w:cs="Helvetica Neue"/>
          <w:sz w:val="20"/>
          <w:szCs w:val="20"/>
          <w:lang w:val="en-US"/>
        </w:rPr>
        <w:t>organi</w:t>
      </w:r>
      <w:del w:author="Vishwajeet Vatharkar" w:date="2026-03-10T14:33:00Z" w16du:dateUtc="2026-03-10T14:33:07Z" w:id="6">
        <w:r w:rsidRPr="31BB076B" w:rsidDel="65F698E7" w:rsidR="549F4DAC">
          <w:rPr>
            <w:rFonts w:ascii="Helvetica Neue" w:hAnsi="Helvetica Neue" w:eastAsia="Helvetica Neue" w:cs="Helvetica Neue"/>
            <w:sz w:val="20"/>
            <w:szCs w:val="20"/>
            <w:lang w:val="en-US"/>
          </w:rPr>
          <w:delText>s</w:delText>
        </w:r>
      </w:del>
      <w:ins w:author="Vishwajeet Vatharkar" w:date="2026-03-10T14:33:00Z" w16du:dateUtc="2026-03-10T14:33:07Z" w:id="7">
        <w:r w:rsidRPr="31BB076B" w:rsidR="7D972B7B">
          <w:rPr>
            <w:rFonts w:ascii="Helvetica Neue" w:hAnsi="Helvetica Neue" w:eastAsia="Helvetica Neue" w:cs="Helvetica Neue"/>
            <w:sz w:val="20"/>
            <w:szCs w:val="20"/>
            <w:lang w:val="en-US"/>
          </w:rPr>
          <w:t>z</w:t>
        </w:r>
      </w:ins>
      <w:r w:rsidRPr="31BB076B" w:rsidR="65F698E7">
        <w:rPr>
          <w:rFonts w:ascii="Helvetica Neue" w:hAnsi="Helvetica Neue" w:eastAsia="Helvetica Neue" w:cs="Helvetica Neue"/>
          <w:sz w:val="20"/>
          <w:szCs w:val="20"/>
          <w:lang w:val="en-US"/>
        </w:rPr>
        <w:t>ation</w:t>
      </w: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with 10,000 employees.</w:t>
      </w:r>
    </w:p>
    <w:p w:rsidR="639BFA02" w:rsidRDefault="639BFA02" w14:paraId="317B0EAB" w14:textId="78E1E9D4">
      <w:pPr>
        <w:pStyle w:val="Heading3"/>
        <w:spacing w:before="320"/>
        <w:rPr>
          <w:rFonts w:ascii="Arial" w:hAnsi="Arial" w:eastAsia="Arial" w:cs="Arial"/>
          <w:color w:val="434343"/>
          <w:lang w:val="en-US"/>
        </w:rPr>
        <w:pPrChange w:author="Guest User" w:date="2026-03-09T11:36:00Z" w:id="8">
          <w:pPr/>
        </w:pPrChange>
      </w:pPr>
      <w:r w:rsidRPr="2CC510CE">
        <w:rPr>
          <w:rFonts w:ascii="Arial" w:hAnsi="Arial" w:eastAsia="Arial" w:cs="Arial"/>
          <w:color w:val="434343"/>
          <w:lang w:val="en-US"/>
        </w:rPr>
        <w:t>User Persona:</w:t>
      </w:r>
    </w:p>
    <w:p w:rsidR="5A84B45F" w:rsidRDefault="639BFA02" w14:paraId="4AAE5DE1" w14:textId="1EAF9DE3">
      <w:pPr>
        <w:spacing w:after="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pPrChange w:author="Guest User" w:date="2026-03-09T11:32:00Z" w:id="9">
          <w:pPr/>
        </w:pPrChange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HR Manager of the org</w:t>
      </w:r>
    </w:p>
    <w:p w:rsidR="701065C6" w:rsidRDefault="701065C6" w14:paraId="19B2A59F" w14:textId="4FB61D80">
      <w:pPr>
        <w:pStyle w:val="Heading3"/>
        <w:spacing w:before="320"/>
        <w:rPr>
          <w:rFonts w:ascii="Arial" w:hAnsi="Arial" w:eastAsia="Arial" w:cs="Arial"/>
          <w:color w:val="434343"/>
          <w:lang w:val="en-US"/>
        </w:rPr>
        <w:pPrChange w:author="Guest User" w:date="2026-03-09T11:32:00Z" w:id="10">
          <w:pPr/>
        </w:pPrChange>
      </w:pPr>
      <w:r w:rsidRPr="2CC510CE">
        <w:rPr>
          <w:rFonts w:ascii="Arial" w:hAnsi="Arial" w:eastAsia="Arial" w:cs="Arial"/>
          <w:color w:val="434343"/>
          <w:lang w:val="en-US"/>
        </w:rPr>
        <w:t>Requirements:</w:t>
      </w:r>
    </w:p>
    <w:p w:rsidR="701065C6" w:rsidRDefault="701065C6" w14:paraId="72D6C197" w14:textId="19AC393C">
      <w:pPr>
        <w:pStyle w:val="ListParagraph"/>
        <w:numPr>
          <w:ilvl w:val="0"/>
          <w:numId w:val="11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pPrChange w:author="Guest User" w:date="2026-03-09T11:32:00Z" w:id="11">
          <w:pPr/>
        </w:pPrChange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Managing Employees -</w:t>
      </w:r>
    </w:p>
    <w:p w:rsidR="701065C6" w:rsidP="55BEFC84" w:rsidRDefault="701065C6" w14:paraId="6093D664" w14:textId="5DAE3617">
      <w:pPr>
        <w:pStyle w:val="ListParagraph"/>
        <w:numPr>
          <w:ilvl w:val="1"/>
          <w:numId w:val="11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Add, View, </w:t>
      </w:r>
      <w:r w:rsidRPr="55BEFC84" w:rsidR="3709E71C">
        <w:rPr>
          <w:lang w:val="en-US"/>
        </w:rPr>
        <w:t>update, and</w:t>
      </w:r>
      <w:r w:rsidRPr="55BEFC84" w:rsidR="0E7B0900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</w:t>
      </w:r>
      <w:r w:rsidRPr="55BEFC84" w:rsidR="347D7952">
        <w:rPr>
          <w:lang w:val="en-US"/>
        </w:rPr>
        <w:t>delete employees</w:t>
      </w: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via UI</w:t>
      </w:r>
    </w:p>
    <w:p w:rsidR="701065C6" w:rsidP="55BEFC84" w:rsidRDefault="709B2EF2" w14:paraId="392E5477" w14:textId="569F7BEB">
      <w:pPr>
        <w:pStyle w:val="ListParagraph"/>
        <w:numPr>
          <w:ilvl w:val="1"/>
          <w:numId w:val="11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</w:pPr>
      <w:r w:rsidRPr="55BEFC84">
        <w:rPr>
          <w:lang w:val="en-US"/>
        </w:rPr>
        <w:t>The employee</w:t>
      </w:r>
      <w:r w:rsidRPr="2CC510CE" w:rsidR="701065C6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must have a full name, job title, country, salary, along with any other meaningful data that you believe should be captured</w:t>
      </w:r>
    </w:p>
    <w:p w:rsidR="701065C6" w:rsidRDefault="701065C6" w14:paraId="23A2E50A" w14:textId="23EEBBAF">
      <w:pPr>
        <w:pStyle w:val="ListParagraph"/>
        <w:numPr>
          <w:ilvl w:val="0"/>
          <w:numId w:val="11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pPrChange w:author="Guest User" w:date="2026-03-09T11:32:00Z" w:id="12">
          <w:pPr/>
        </w:pPrChange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Salary Insights via UI -</w:t>
      </w:r>
    </w:p>
    <w:p w:rsidR="701065C6" w:rsidP="55BEFC84" w:rsidRDefault="701065C6" w14:paraId="2CED01F7" w14:textId="7FC00B6A">
      <w:pPr>
        <w:pStyle w:val="ListParagraph"/>
        <w:numPr>
          <w:ilvl w:val="1"/>
          <w:numId w:val="11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Minimum, maximum, average salary of employees in a country</w:t>
      </w:r>
    </w:p>
    <w:p w:rsidR="701065C6" w:rsidP="55BEFC84" w:rsidRDefault="701065C6" w14:paraId="7267B2FF" w14:textId="77A50654">
      <w:pPr>
        <w:pStyle w:val="ListParagraph"/>
        <w:numPr>
          <w:ilvl w:val="1"/>
          <w:numId w:val="11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Average </w:t>
      </w:r>
      <w:r w:rsidRPr="55BEFC84" w:rsidR="05859685">
        <w:rPr>
          <w:lang w:val="en-US"/>
        </w:rPr>
        <w:t>salary</w:t>
      </w: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for the given Job Title in a country.</w:t>
      </w:r>
    </w:p>
    <w:p w:rsidR="5A84B45F" w:rsidP="55BEFC84" w:rsidRDefault="701065C6" w14:paraId="2BBC7382" w14:textId="60686BCD">
      <w:pPr>
        <w:pStyle w:val="ListParagraph"/>
        <w:numPr>
          <w:ilvl w:val="1"/>
          <w:numId w:val="11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Any other meaningful metrics you believe are helpful for the user persona.</w:t>
      </w:r>
    </w:p>
    <w:p w:rsidR="701065C6" w:rsidP="1B437450" w:rsidRDefault="701065C6" w14:paraId="061A19BB" w14:textId="295FA24A">
      <w:pPr>
        <w:pStyle w:val="Heading3"/>
        <w:spacing w:before="320"/>
        <w:jc w:val="both"/>
        <w:rPr>
          <w:rFonts w:ascii="Arial" w:hAnsi="Arial" w:eastAsia="Arial" w:cs="Arial"/>
          <w:color w:val="434343"/>
          <w:lang w:val="en-US"/>
        </w:rPr>
      </w:pPr>
      <w:r w:rsidRPr="1B437450" w:rsidR="07F442DF">
        <w:rPr>
          <w:rFonts w:ascii="Arial" w:hAnsi="Arial" w:eastAsia="Arial" w:cs="Arial"/>
          <w:color w:val="434343"/>
          <w:lang w:val="en-US"/>
        </w:rPr>
        <w:t>Technical Constraints:</w:t>
      </w:r>
    </w:p>
    <w:p w:rsidR="701065C6" w:rsidP="55BEFC84" w:rsidRDefault="701065C6" w14:paraId="0DFE67C8" w14:textId="5126B615">
      <w:pPr>
        <w:spacing w:after="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</w:pPr>
      <w:r w:rsidRPr="07E21CAA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You should </w:t>
      </w:r>
      <w:r w:rsidRPr="07E21CAA" w:rsidR="01471A9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build</w:t>
      </w:r>
      <w:r w:rsidRPr="07E21CAA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an end-to-end, fully functional </w:t>
      </w:r>
      <w:r w:rsidRPr="55BEFC84">
        <w:rPr>
          <w:rFonts w:ascii="Helvetica Neue" w:hAnsi="Helvetica Neue" w:eastAsia="Helvetica Neue" w:cs="Helvetica Neue"/>
          <w:sz w:val="20"/>
          <w:szCs w:val="20"/>
          <w:lang w:val="en-US"/>
        </w:rPr>
        <w:t>software</w:t>
      </w:r>
      <w:r w:rsidRPr="55BEFC84" w:rsidR="4F9DDDC6">
        <w:rPr>
          <w:rFonts w:ascii="Helvetica Neue" w:hAnsi="Helvetica Neue" w:eastAsia="Helvetica Neue" w:cs="Helvetica Neue"/>
          <w:sz w:val="20"/>
          <w:szCs w:val="20"/>
          <w:lang w:val="en-US"/>
        </w:rPr>
        <w:t>,</w:t>
      </w:r>
      <w:r w:rsidRPr="07E21CAA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including backend &amp; UI.</w:t>
      </w:r>
    </w:p>
    <w:p w:rsidR="701065C6" w:rsidRDefault="701065C6" w14:paraId="06A39C9B" w14:textId="60C4EB56">
      <w:pPr>
        <w:pStyle w:val="ListParagraph"/>
        <w:numPr>
          <w:ilvl w:val="0"/>
          <w:numId w:val="10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pPrChange w:author="Guest User" w:date="2026-03-09T11:32:00Z" w:id="14">
          <w:pPr/>
        </w:pPrChange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Backend:</w:t>
      </w:r>
    </w:p>
    <w:p w:rsidR="701065C6" w:rsidP="268B2968" w:rsidRDefault="3B569DA5" w14:paraId="4A31A30B" w14:textId="615C0B04">
      <w:pPr>
        <w:pStyle w:val="ListParagraph"/>
        <w:numPr>
          <w:ilvl w:val="1"/>
          <w:numId w:val="10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</w:pPr>
      <w:commentRangeStart w:id="15"/>
      <w:commentRangeStart w:id="16"/>
      <w:r w:rsidRPr="183B8E73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{Language &amp; Framework as per JD} (preferred) or any other framework of your choice.</w:t>
      </w:r>
      <w:commentRangeEnd w:id="15"/>
      <w:r w:rsidRPr="55BEFC84" w:rsidR="701065C6">
        <w:rPr>
          <w:rStyle w:val="CommentReference"/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commentReference w:id="15"/>
      </w:r>
      <w:commentRangeEnd w:id="16"/>
      <w:r>
        <w:rPr>
          <w:rStyle w:val="CommentReference"/>
        </w:rPr>
        <w:commentReference w:id="16"/>
      </w:r>
      <w:r w:rsidRPr="55BEFC84" w:rsidR="550BFA52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</w:t>
      </w:r>
      <w:commentRangeStart w:id="17"/>
      <w:commentRangeStart w:id="18"/>
      <w:r w:rsidRPr="183B8E73" w:rsidR="26625B8D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Relational database</w:t>
      </w:r>
      <w:r w:rsidRPr="183B8E73" w:rsidR="2E7D9E38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of your choice, like</w:t>
      </w:r>
      <w:r w:rsidRPr="183B8E73" w:rsidR="26625B8D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</w:t>
      </w:r>
      <w:r w:rsidRPr="183B8E73" w:rsidR="57191E1A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SQLite</w:t>
      </w:r>
      <w:ins w:author="Vishwajeet Vatharkar" w:date="2026-03-10T14:32:00Z" w16du:dateUtc="2026-03-10T14:32:41Z" w:id="19">
        <w:r w:rsidRPr="31BB076B" w:rsidR="0941F0EB">
          <w:rPr>
            <w:rFonts w:ascii="Helvetica Neue" w:hAnsi="Helvetica Neue" w:eastAsia="Helvetica Neue" w:cs="Helvetica Neue"/>
            <w:color w:val="000000" w:themeColor="text1"/>
            <w:sz w:val="20"/>
            <w:szCs w:val="20"/>
            <w:lang w:val="en-US"/>
          </w:rPr>
          <w:t>.</w:t>
        </w:r>
      </w:ins>
      <w:del w:author="Vishwajeet Vatharkar" w:date="2026-03-10T14:32:00Z" w16du:dateUtc="2026-03-10T14:32:40Z" w:id="20">
        <w:r w:rsidRPr="183B8E73" w:rsidR="57191E1A">
          <w:rPr>
            <w:rFonts w:ascii="Helvetica Neue" w:hAnsi="Helvetica Neue" w:eastAsia="Helvetica Neue" w:cs="Helvetica Neue"/>
            <w:color w:val="000000" w:themeColor="text1"/>
            <w:sz w:val="20"/>
            <w:szCs w:val="20"/>
            <w:lang w:val="en-US"/>
          </w:rPr>
          <w:delText xml:space="preserve"> </w:delText>
        </w:r>
        <w:r w:rsidRPr="183B8E73" w:rsidR="701065C6">
          <w:rPr>
            <w:rFonts w:ascii="Helvetica Neue" w:hAnsi="Helvetica Neue" w:eastAsia="Helvetica Neue" w:cs="Helvetica Neue"/>
            <w:color w:val="000000" w:themeColor="text1"/>
            <w:sz w:val="20"/>
            <w:szCs w:val="20"/>
            <w:lang w:val="en-US"/>
          </w:rPr>
          <w:delText>Database</w:delText>
        </w:r>
      </w:del>
    </w:p>
    <w:p w:rsidR="701065C6" w:rsidP="55BEFC84" w:rsidRDefault="701065C6" w14:paraId="493E6B63" w14:textId="430F9370">
      <w:pPr>
        <w:pStyle w:val="ListParagraph"/>
        <w:numPr>
          <w:ilvl w:val="0"/>
          <w:numId w:val="10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UI:</w:t>
      </w:r>
    </w:p>
    <w:p w:rsidR="701065C6" w:rsidRDefault="701065C6" w14:paraId="1A82AE29" w14:textId="0FDEA0CF">
      <w:pPr>
        <w:pStyle w:val="ListParagraph"/>
        <w:numPr>
          <w:ilvl w:val="1"/>
          <w:numId w:val="10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pPrChange w:author="Guest User" w:date="2026-03-09T11:32:00Z" w:id="21">
          <w:pPr/>
        </w:pPrChange>
      </w:pPr>
      <w:r w:rsidRPr="2AC5C734" w:rsidDel="0E7B0900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ReactJS</w:t>
      </w:r>
      <w:r w:rsidRPr="2AC5C734" w:rsidR="042B9D9D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or NextJS</w:t>
      </w:r>
      <w:commentRangeEnd w:id="17"/>
      <w:r>
        <w:rPr>
          <w:rStyle w:val="CommentReference"/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commentReference w:id="17"/>
      </w:r>
      <w:commentRangeEnd w:id="18"/>
      <w:r>
        <w:rPr>
          <w:rStyle w:val="CommentReference"/>
        </w:rPr>
        <w:commentReference w:id="18"/>
      </w:r>
    </w:p>
    <w:p w:rsidR="701065C6" w:rsidRDefault="701065C6" w14:paraId="006823F7" w14:textId="55A57BE8">
      <w:pPr>
        <w:pStyle w:val="ListParagraph"/>
        <w:numPr>
          <w:ilvl w:val="1"/>
          <w:numId w:val="10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pPrChange w:author="Guest User" w:date="2026-03-09T11:32:00Z" w:id="22">
          <w:pPr/>
        </w:pPrChange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Component library of your choice</w:t>
      </w:r>
    </w:p>
    <w:p w:rsidR="701065C6" w:rsidRDefault="701065C6" w14:paraId="70FF80CE" w14:textId="293DE69C">
      <w:pPr>
        <w:pStyle w:val="ListParagraph"/>
        <w:numPr>
          <w:ilvl w:val="0"/>
          <w:numId w:val="10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pPrChange w:author="Guest User" w:date="2026-03-09T11:32:00Z" w:id="23">
          <w:pPr/>
        </w:pPrChange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Seeding:</w:t>
      </w:r>
    </w:p>
    <w:p w:rsidR="701065C6" w:rsidRDefault="701065C6" w14:paraId="2BD3AE74" w14:textId="66A7B5D1">
      <w:pPr>
        <w:pStyle w:val="ListParagraph"/>
        <w:numPr>
          <w:ilvl w:val="1"/>
          <w:numId w:val="10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pPrChange w:author="Guest User" w:date="2026-03-09T11:32:00Z" w:id="24">
          <w:pPr/>
        </w:pPrChange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Seed script with 10,000 employees. Full names should be generated by combining values from first_names.txt and last_names.txt</w:t>
      </w:r>
    </w:p>
    <w:p w:rsidR="701065C6" w:rsidRDefault="701065C6" w14:paraId="0F1432C7" w14:textId="142E41B7">
      <w:pPr>
        <w:pStyle w:val="ListParagraph"/>
        <w:numPr>
          <w:ilvl w:val="1"/>
          <w:numId w:val="10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pPrChange w:author="Guest User" w:date="2026-03-09T11:32:00Z" w:id="25">
          <w:pPr/>
        </w:pPrChange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Assume that engineers run this script regularly, and performance of the script matters.</w:t>
      </w:r>
    </w:p>
    <w:p w:rsidR="701065C6" w:rsidRDefault="701065C6" w14:paraId="165C4182" w14:textId="531AF7FC">
      <w:pPr>
        <w:pStyle w:val="ListParagraph"/>
        <w:numPr>
          <w:ilvl w:val="0"/>
          <w:numId w:val="10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pPrChange w:author="Guest User" w:date="2026-03-09T11:32:00Z" w:id="26">
          <w:pPr/>
        </w:pPrChange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Readiness:</w:t>
      </w:r>
    </w:p>
    <w:p w:rsidR="701065C6" w:rsidP="70D4F5EC" w:rsidRDefault="701065C6" w14:paraId="62A73FEC" w14:textId="4A7EF69C">
      <w:pPr>
        <w:pStyle w:val="ListParagraph"/>
        <w:numPr>
          <w:ilvl w:val="1"/>
          <w:numId w:val="10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</w:pPr>
      <w:r w:rsidRPr="2CC510CE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>Fully functional deployed software</w:t>
      </w:r>
    </w:p>
    <w:p w:rsidR="5A84B45F" w:rsidP="5988537E" w:rsidRDefault="701065C6" w14:paraId="1270A718" w14:textId="49A47877">
      <w:pPr>
        <w:pStyle w:val="ListParagraph"/>
        <w:numPr>
          <w:ilvl w:val="1"/>
          <w:numId w:val="10"/>
        </w:numPr>
        <w:spacing w:before="200" w:after="20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</w:pPr>
      <w:commentRangeStart w:id="27"/>
      <w:commentRangeStart w:id="28"/>
      <w:r w:rsidRPr="68F2F5C0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 Any video demo of the software</w:t>
      </w:r>
      <w:commentRangeEnd w:id="27"/>
      <w:r>
        <w:rPr>
          <w:rStyle w:val="CommentReference"/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commentReference w:id="27"/>
      </w:r>
      <w:commentRangeEnd w:id="28"/>
      <w:r>
        <w:rPr>
          <w:rStyle w:val="CommentReference"/>
        </w:rPr>
        <w:commentReference w:id="28"/>
      </w:r>
    </w:p>
    <w:p w:rsidR="701065C6" w:rsidP="04818AD3" w:rsidRDefault="701065C6" w14:paraId="4E3C6356" w14:textId="3F3B140B">
      <w:pPr>
        <w:pStyle w:val="Heading3"/>
        <w:spacing w:before="320"/>
        <w:rPr>
          <w:rFonts w:ascii="Arial" w:hAnsi="Arial" w:eastAsia="Arial" w:cs="Arial"/>
          <w:color w:val="434343"/>
          <w:lang w:val="en-US"/>
        </w:rPr>
      </w:pPr>
      <w:commentRangeStart w:id="29"/>
      <w:commentRangeStart w:id="30"/>
      <w:r w:rsidRPr="7A0F6C55">
        <w:rPr>
          <w:rFonts w:ascii="Arial" w:hAnsi="Arial" w:eastAsia="Arial" w:cs="Arial"/>
          <w:color w:val="434343"/>
          <w:lang w:val="en-US"/>
        </w:rPr>
        <w:t>Development Approach:</w:t>
      </w:r>
      <w:commentRangeEnd w:id="29"/>
      <w:r>
        <w:rPr>
          <w:rStyle w:val="CommentReference"/>
          <w:rFonts w:ascii="Arial" w:hAnsi="Arial" w:eastAsia="Arial" w:cs="Arial"/>
          <w:color w:val="434343"/>
          <w:sz w:val="28"/>
          <w:szCs w:val="28"/>
          <w:lang w:val="en-US"/>
        </w:rPr>
        <w:commentReference w:id="29"/>
      </w:r>
      <w:commentRangeEnd w:id="30"/>
      <w:r>
        <w:rPr>
          <w:rStyle w:val="CommentReference"/>
        </w:rPr>
        <w:commentReference w:id="30"/>
      </w:r>
    </w:p>
    <w:p w:rsidR="701065C6" w:rsidP="7A0F6C55" w:rsidRDefault="4C22252F" w14:paraId="656A0F2A" w14:textId="0C00B7FD">
      <w:pPr>
        <w:spacing w:before="240" w:after="240"/>
        <w:rPr>
          <w:rFonts w:ascii="Helvetica Neue" w:hAnsi="Helvetica Neue" w:eastAsia="Helvetica Neue" w:cs="Helvetica Neue"/>
          <w:sz w:val="20"/>
          <w:szCs w:val="20"/>
          <w:lang w:val="en-US"/>
        </w:rPr>
      </w:pPr>
      <w:r w:rsidRPr="7A0F6C55">
        <w:rPr>
          <w:rFonts w:ascii="Helvetica Neue" w:hAnsi="Helvetica Neue" w:eastAsia="Helvetica Neue" w:cs="Helvetica Neue"/>
          <w:sz w:val="20"/>
          <w:szCs w:val="20"/>
          <w:lang w:val="en-US"/>
        </w:rPr>
        <w:t>Using agentic AI tools of your choice, build the solution while maintaining high standards of code quality and test coverage.</w:t>
      </w:r>
    </w:p>
    <w:p w:rsidR="701065C6" w:rsidP="7A0F6C55" w:rsidRDefault="4C22252F" w14:paraId="0D0DF769" w14:textId="0A9702BD">
      <w:pPr>
        <w:spacing w:before="240" w:after="240"/>
        <w:rPr>
          <w:rFonts w:ascii="Helvetica Neue" w:hAnsi="Helvetica Neue" w:eastAsia="Helvetica Neue" w:cs="Helvetica Neue"/>
          <w:sz w:val="20"/>
          <w:szCs w:val="20"/>
          <w:lang w:val="en-US"/>
        </w:rPr>
      </w:pPr>
      <w:r w:rsidRPr="7A0F6C55">
        <w:rPr>
          <w:rFonts w:ascii="Helvetica Neue" w:hAnsi="Helvetica Neue" w:eastAsia="Helvetica Neue" w:cs="Helvetica Neue"/>
          <w:sz w:val="20"/>
          <w:szCs w:val="20"/>
          <w:lang w:val="en-US"/>
        </w:rPr>
        <w:t>Your solution should include:</w:t>
      </w:r>
    </w:p>
    <w:p w:rsidR="701065C6" w:rsidP="7A0F6C55" w:rsidRDefault="4C22252F" w14:paraId="01B88B4F" w14:textId="270854F0">
      <w:pPr>
        <w:pStyle w:val="ListParagraph"/>
        <w:numPr>
          <w:ilvl w:val="0"/>
          <w:numId w:val="1"/>
        </w:numPr>
        <w:spacing w:before="240" w:after="240"/>
        <w:rPr>
          <w:rFonts w:ascii="Helvetica Neue" w:hAnsi="Helvetica Neue" w:eastAsia="Helvetica Neue" w:cs="Helvetica Neue"/>
          <w:sz w:val="20"/>
          <w:szCs w:val="20"/>
          <w:lang w:val="en-US"/>
        </w:rPr>
      </w:pPr>
      <w:r w:rsidRPr="7A0F6C55">
        <w:rPr>
          <w:rFonts w:ascii="Helvetica Neue" w:hAnsi="Helvetica Neue" w:eastAsia="Helvetica Neue" w:cs="Helvetica Neue"/>
          <w:sz w:val="20"/>
          <w:szCs w:val="20"/>
          <w:lang w:val="en-US"/>
        </w:rPr>
        <w:t>A meaningful set of unit tests that cover the core functionality</w:t>
      </w:r>
    </w:p>
    <w:p w:rsidR="701065C6" w:rsidP="7A0F6C55" w:rsidRDefault="4C22252F" w14:paraId="11998DCF" w14:textId="36885EDA">
      <w:pPr>
        <w:pStyle w:val="ListParagraph"/>
        <w:numPr>
          <w:ilvl w:val="0"/>
          <w:numId w:val="1"/>
        </w:numPr>
        <w:spacing w:before="240" w:after="240"/>
        <w:rPr>
          <w:rFonts w:ascii="Helvetica Neue" w:hAnsi="Helvetica Neue" w:eastAsia="Helvetica Neue" w:cs="Helvetica Neue"/>
          <w:sz w:val="20"/>
          <w:szCs w:val="20"/>
          <w:lang w:val="en-US"/>
        </w:rPr>
      </w:pPr>
      <w:r w:rsidRPr="7A0F6C55">
        <w:rPr>
          <w:rFonts w:ascii="Helvetica Neue" w:hAnsi="Helvetica Neue" w:eastAsia="Helvetica Neue" w:cs="Helvetica Neue"/>
          <w:sz w:val="20"/>
          <w:szCs w:val="20"/>
          <w:lang w:val="en-US"/>
        </w:rPr>
        <w:t>Tests that are fast, deterministic, and easy to understand</w:t>
      </w:r>
    </w:p>
    <w:p w:rsidR="701065C6" w:rsidP="7A0F6C55" w:rsidRDefault="4C22252F" w14:paraId="5A4786D5" w14:textId="41F2DBB8">
      <w:pPr>
        <w:pStyle w:val="ListParagraph"/>
        <w:numPr>
          <w:ilvl w:val="0"/>
          <w:numId w:val="1"/>
        </w:numPr>
        <w:spacing w:before="240" w:after="240"/>
        <w:rPr>
          <w:rFonts w:ascii="Helvetica Neue" w:hAnsi="Helvetica Neue" w:eastAsia="Helvetica Neue" w:cs="Helvetica Neue"/>
          <w:sz w:val="20"/>
          <w:szCs w:val="20"/>
          <w:lang w:val="en-US"/>
        </w:rPr>
      </w:pPr>
      <w:r w:rsidRPr="7A0F6C55">
        <w:rPr>
          <w:rFonts w:ascii="Helvetica Neue" w:hAnsi="Helvetica Neue" w:eastAsia="Helvetica Neue" w:cs="Helvetica Neue"/>
          <w:sz w:val="20"/>
          <w:szCs w:val="20"/>
          <w:lang w:val="en-US"/>
        </w:rPr>
        <w:t>Good code structure, readability, and maintainability</w:t>
      </w:r>
    </w:p>
    <w:p w:rsidR="701065C6" w:rsidP="7A0F6C55" w:rsidRDefault="4C22252F" w14:paraId="3D59EA0C" w14:textId="47F00D69">
      <w:pPr>
        <w:spacing w:before="240" w:after="240"/>
        <w:rPr>
          <w:rFonts w:ascii="Helvetica Neue" w:hAnsi="Helvetica Neue" w:eastAsia="Helvetica Neue" w:cs="Helvetica Neue"/>
          <w:color w:val="434343"/>
          <w:sz w:val="20"/>
          <w:szCs w:val="20"/>
          <w:u w:val="single"/>
          <w:lang w:val="en-US"/>
        </w:rPr>
      </w:pPr>
      <w:r w:rsidRPr="7A0F6C55">
        <w:rPr>
          <w:rFonts w:ascii="Helvetica Neue" w:hAnsi="Helvetica Neue" w:eastAsia="Helvetica Neue" w:cs="Helvetica Neue"/>
          <w:sz w:val="20"/>
          <w:szCs w:val="20"/>
          <w:lang w:val="en-US"/>
        </w:rPr>
        <w:t>Your commit history should show the evolution of your solution through incremental commits. This helps us understand how you approached the problem and how your implementation developed over time.</w:t>
      </w:r>
      <w:r w:rsidRPr="7A0F6C55">
        <w:rPr>
          <w:rFonts w:ascii="Helvetica Neue" w:hAnsi="Helvetica Neue" w:eastAsia="Helvetica Neue" w:cs="Helvetica Neue"/>
          <w:color w:val="434343"/>
          <w:sz w:val="20"/>
          <w:szCs w:val="20"/>
          <w:u w:val="single"/>
          <w:lang w:val="en-US"/>
        </w:rPr>
        <w:t xml:space="preserve"> </w:t>
      </w:r>
    </w:p>
    <w:p w:rsidR="701065C6" w:rsidP="7A0F6C55" w:rsidRDefault="701065C6" w14:paraId="4E191072" w14:textId="6773B87B">
      <w:pPr>
        <w:pStyle w:val="Heading3"/>
        <w:spacing w:before="320"/>
        <w:rPr>
          <w:rFonts w:ascii="Arial" w:hAnsi="Arial" w:eastAsia="Arial" w:cs="Arial"/>
          <w:color w:val="434343"/>
          <w:lang w:val="en-US"/>
        </w:rPr>
      </w:pPr>
      <w:r w:rsidRPr="7A0F6C55">
        <w:rPr>
          <w:rFonts w:ascii="Arial" w:hAnsi="Arial" w:eastAsia="Arial" w:cs="Arial"/>
          <w:color w:val="434343"/>
          <w:u w:val="single"/>
          <w:lang w:val="en-US"/>
        </w:rPr>
        <w:t>Artifacts</w:t>
      </w:r>
      <w:r w:rsidRPr="7A0F6C55">
        <w:rPr>
          <w:rFonts w:ascii="Arial" w:hAnsi="Arial" w:eastAsia="Arial" w:cs="Arial"/>
          <w:color w:val="434343"/>
          <w:lang w:val="en-US"/>
        </w:rPr>
        <w:t xml:space="preserve"> </w:t>
      </w:r>
    </w:p>
    <w:p w:rsidR="639BFA02" w:rsidP="55BEFC84" w:rsidRDefault="639BFA02" w14:paraId="5873DB91" w14:textId="0960C432">
      <w:pPr>
        <w:spacing w:after="0"/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</w:pPr>
      <w:r w:rsidRPr="7A0F6C55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Along with your solution, please </w:t>
      </w:r>
      <w:r w:rsidRPr="7A0F6C55" w:rsidR="002E78D9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commit </w:t>
      </w:r>
      <w:r w:rsidRPr="7A0F6C55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any artifacts that help us understand your thinking and approach. </w:t>
      </w:r>
      <w:r>
        <w:br/>
      </w:r>
      <w:r w:rsidRPr="7A0F6C55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Examples might include: </w:t>
      </w:r>
      <w:r>
        <w:br/>
      </w:r>
      <w:r w:rsidRPr="7A0F6C55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- Planning or design notes </w:t>
      </w:r>
      <w:r>
        <w:br/>
      </w:r>
      <w:r w:rsidRPr="7A0F6C55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- Architecture diagrams </w:t>
      </w:r>
      <w:r>
        <w:br/>
      </w:r>
      <w:r w:rsidRPr="7A0F6C55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- Prompts or instructions used with AI tools </w:t>
      </w:r>
      <w:r>
        <w:br/>
      </w:r>
      <w:r w:rsidRPr="7A0F6C55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- Trade‑off explanations </w:t>
      </w:r>
      <w:r>
        <w:br/>
      </w:r>
      <w:r w:rsidRPr="7A0F6C55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- Performance considerations </w:t>
      </w:r>
      <w:r>
        <w:br/>
      </w:r>
      <w:r w:rsidRPr="7A0F6C55">
        <w:rPr>
          <w:rFonts w:ascii="Helvetica Neue" w:hAnsi="Helvetica Neue" w:eastAsia="Helvetica Neue" w:cs="Helvetica Neue"/>
          <w:color w:val="000000" w:themeColor="text1"/>
          <w:sz w:val="20"/>
          <w:szCs w:val="20"/>
          <w:lang w:val="en-US"/>
        </w:rPr>
        <w:t xml:space="preserve">There is no required format — use whatever helps best explain your approach. </w:t>
      </w:r>
    </w:p>
    <w:p w:rsidR="2CC510CE" w:rsidRDefault="2CC510CE" w14:paraId="22861166" w14:textId="36BA0568"/>
    <w:p w:rsidR="054A3CE6" w:rsidP="2CC510CE" w:rsidRDefault="054A3CE6" w14:paraId="452978B0" w14:textId="0FA520F0">
      <w:pPr>
        <w:spacing w:after="0"/>
        <w:rPr>
          <w:rFonts w:ascii="Helvetica Neue" w:hAnsi="Helvetica Neue" w:eastAsia="Helvetica Neue" w:cs="Helvetica Neue"/>
          <w:sz w:val="19"/>
          <w:szCs w:val="19"/>
          <w:lang w:val="en-US"/>
        </w:rPr>
      </w:pPr>
    </w:p>
    <w:sectPr w:rsidR="054A3CE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P" w:author="Arohi Parikh" w:date="2026-03-09T18:36:00Z" w:id="0">
    <w:p w:rsidR="00D7626A" w:rsidP="00D7626A" w:rsidRDefault="00D7626A" w14:paraId="0868E271" w14:textId="472F6A80">
      <w:r>
        <w:rPr>
          <w:rStyle w:val="CommentReference"/>
        </w:rPr>
        <w:annotationRef/>
      </w:r>
      <w:r>
        <w:rPr>
          <w:color w:val="434343"/>
          <w:sz w:val="20"/>
          <w:szCs w:val="20"/>
        </w:rPr>
        <w:t xml:space="preserve">AI‑augmented </w:t>
      </w:r>
      <w:r>
        <w:rPr>
          <w:sz w:val="20"/>
          <w:szCs w:val="20"/>
        </w:rPr>
        <w:t>vs AI-driven coding environment?</w:t>
      </w:r>
    </w:p>
  </w:comment>
  <w:comment w:initials="GU" w:author="Guest User" w:date="2026-03-09T18:38:00Z" w:id="1">
    <w:p w:rsidR="0020627B" w:rsidRDefault="0020627B" w14:paraId="627BC5C4" w14:textId="218D2C41">
      <w:pPr>
        <w:pStyle w:val="CommentText"/>
      </w:pPr>
      <w:r>
        <w:rPr>
          <w:rStyle w:val="CommentReference"/>
        </w:rPr>
        <w:annotationRef/>
      </w:r>
      <w:r w:rsidRPr="7BE7DF7B">
        <w:t>AI-driven is better, more widely used and understood</w:t>
      </w:r>
    </w:p>
  </w:comment>
  <w:comment w:initials="GU" w:author="Guest User" w:date="2026-03-09T18:38:00Z" w:id="2">
    <w:p w:rsidR="005545EA" w:rsidRDefault="005545EA" w14:paraId="5EB1842B" w14:textId="48C2BB4F">
      <w:pPr>
        <w:pStyle w:val="CommentText"/>
      </w:pPr>
      <w:r>
        <w:rPr>
          <w:rStyle w:val="CommentReference"/>
        </w:rPr>
        <w:annotationRef/>
      </w:r>
      <w:r w:rsidRPr="555EDE94">
        <w:t>changed this to AI-driven</w:t>
      </w:r>
    </w:p>
  </w:comment>
  <w:comment w:initials="AP" w:author="Arohi Parikh" w:date="2026-03-09T18:30:00Z" w:id="3">
    <w:p w:rsidR="00BC3052" w:rsidP="00BC3052" w:rsidRDefault="00BC3052" w14:paraId="590845F7" w14:textId="77777777">
      <w:r>
        <w:rPr>
          <w:rStyle w:val="CommentReference"/>
        </w:rPr>
        <w:annotationRef/>
      </w:r>
      <w:r>
        <w:rPr>
          <w:sz w:val="20"/>
          <w:szCs w:val="20"/>
        </w:rPr>
        <w:t>Lets say 'required' as compared to encouraged.</w:t>
      </w:r>
    </w:p>
  </w:comment>
  <w:comment w:initials="AP" w:author="Arohi Parikh" w:date="2026-03-09T18:32:00Z" w:id="15">
    <w:p w:rsidR="002E15AF" w:rsidP="002E15AF" w:rsidRDefault="002E15AF" w14:paraId="491F7CA6" w14:textId="77777777">
      <w:r>
        <w:rPr>
          <w:rStyle w:val="CommentReference"/>
        </w:rPr>
        <w:annotationRef/>
      </w:r>
      <w:r>
        <w:rPr>
          <w:sz w:val="20"/>
          <w:szCs w:val="20"/>
        </w:rPr>
        <w:t>We can say 'of your choice'. Finally we are looking for tech agnostic candidates.</w:t>
      </w:r>
    </w:p>
  </w:comment>
  <w:comment w:initials="Vishwajee" w:author="Vishwajeet Vatharkar" w:date="2026-03-10T16:17:00Z" w:id="16">
    <w:p w:rsidR="00A625AD" w:rsidRDefault="00B22E65" w14:paraId="62BE3E2A" w14:textId="09CF05D2">
      <w:pPr>
        <w:pStyle w:val="CommentText"/>
      </w:pPr>
      <w:r>
        <w:rPr>
          <w:rStyle w:val="CommentReference"/>
        </w:rPr>
        <w:annotationRef/>
      </w:r>
      <w:r w:rsidRPr="2172EDC2">
        <w:t>I think we should keep it suggestive with free choice. i think we still hire "python devs, RoR devs" etc, so this will help us assess better. Changed this.</w:t>
      </w:r>
    </w:p>
  </w:comment>
  <w:comment w:initials="GU" w:author="Guest User" w:date="2026-03-09T19:07:00Z" w:id="17">
    <w:p w:rsidR="00A625AD" w:rsidRDefault="00B22E65" w14:paraId="688F5E70" w14:textId="55519DEE">
      <w:pPr>
        <w:pStyle w:val="CommentText"/>
      </w:pPr>
      <w:r>
        <w:rPr>
          <w:rStyle w:val="CommentReference"/>
        </w:rPr>
        <w:annotationRef/>
      </w:r>
      <w:r w:rsidRPr="04F5AEBC">
        <w:t>Is it necessary to put SQLite and Reactjs? Let's write a SQL database, and any frontend framework? Thoughts?</w:t>
      </w:r>
    </w:p>
  </w:comment>
  <w:comment w:initials="Vishwajee" w:author="Vishwajeet Vatharkar" w:date="2026-03-10T15:11:00Z" w:id="18">
    <w:p w:rsidR="00A625AD" w:rsidRDefault="00B22E65" w14:paraId="386E9507" w14:textId="1BE7B387">
      <w:pPr>
        <w:pStyle w:val="CommentText"/>
      </w:pPr>
      <w:r>
        <w:rPr>
          <w:rStyle w:val="CommentReference"/>
        </w:rPr>
        <w:annotationRef/>
      </w:r>
      <w:r w:rsidRPr="01303E0C">
        <w:t>I think let's keep it suggestive. SQLite or relational database of your choice. For frotnend, react is a de-facto now, we can say React or Next</w:t>
      </w:r>
    </w:p>
  </w:comment>
  <w:comment w:initials="GU" w:author="Guest User" w:date="2026-03-09T19:05:00Z" w:id="27">
    <w:p w:rsidR="001970E0" w:rsidRDefault="001970E0" w14:paraId="729FC403" w14:textId="5B5EF577">
      <w:pPr>
        <w:pStyle w:val="CommentText"/>
      </w:pPr>
      <w:r>
        <w:rPr>
          <w:rStyle w:val="CommentReference"/>
        </w:rPr>
        <w:annotationRef/>
      </w:r>
      <w:r w:rsidRPr="3BBE7322">
        <w:t>Should we have this optional? Let's add video demo compulsary. With voiceover?</w:t>
      </w:r>
    </w:p>
  </w:comment>
  <w:comment w:initials="Vishwajee" w:author="Vishwajeet Vatharkar" w:date="2026-03-10T16:14:00Z" w:id="28">
    <w:p w:rsidR="00A625AD" w:rsidRDefault="00B22E65" w14:paraId="7AA3EB50" w14:textId="727557E4">
      <w:pPr>
        <w:pStyle w:val="CommentText"/>
      </w:pPr>
      <w:r>
        <w:rPr>
          <w:rStyle w:val="CommentReference"/>
        </w:rPr>
        <w:annotationRef/>
      </w:r>
      <w:r w:rsidRPr="0B8EB0EC">
        <w:t>agree, marking it as mandatory</w:t>
      </w:r>
    </w:p>
  </w:comment>
  <w:comment w:initials="AP" w:author="Arohi Parikh" w:date="2026-03-09T18:34:00Z" w:id="29">
    <w:p w:rsidR="00B11F54" w:rsidP="00B11F54" w:rsidRDefault="00982EB2" w14:paraId="2C272E66" w14:textId="77777777">
      <w:r>
        <w:rPr>
          <w:rStyle w:val="CommentReference"/>
        </w:rPr>
        <w:annotationRef/>
      </w:r>
      <w:r w:rsidR="00B11F54">
        <w:rPr>
          <w:sz w:val="20"/>
          <w:szCs w:val="20"/>
        </w:rPr>
        <w:t>Re-iterate that its AI first Development? Should we hint that the more automated, it is the better?  Everything including tests could to be AI generated without loosing the craft</w:t>
      </w:r>
    </w:p>
  </w:comment>
  <w:comment w:initials="VV" w:author="Vishwajeet Vatharkar" w:date="2026-03-09T19:02:00Z" w:id="30">
    <w:p w:rsidR="00E347DA" w:rsidRDefault="00E347DA" w14:paraId="3D3346A4" w14:textId="70644EAB">
      <w:pPr>
        <w:pStyle w:val="CommentText"/>
      </w:pPr>
      <w:r>
        <w:rPr>
          <w:rStyle w:val="CommentReference"/>
        </w:rPr>
        <w:annotationRef/>
      </w:r>
      <w:r w:rsidRPr="2F8A8B8C">
        <w:t>let me think and rephrase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68E271" w15:done="1"/>
  <w15:commentEx w15:paraId="627BC5C4" w15:paraIdParent="0868E271" w15:done="1"/>
  <w15:commentEx w15:paraId="5EB1842B" w15:paraIdParent="0868E271" w15:done="1"/>
  <w15:commentEx w15:paraId="590845F7" w15:done="1"/>
  <w15:commentEx w15:paraId="491F7CA6" w15:done="1"/>
  <w15:commentEx w15:paraId="62BE3E2A" w15:paraIdParent="491F7CA6" w15:done="1"/>
  <w15:commentEx w15:paraId="688F5E70" w15:done="1"/>
  <w15:commentEx w15:paraId="386E9507" w15:paraIdParent="688F5E70" w15:done="1"/>
  <w15:commentEx w15:paraId="729FC403" w15:done="1"/>
  <w15:commentEx w15:paraId="7AA3EB50" w15:paraIdParent="729FC403" w15:done="1"/>
  <w15:commentEx w15:paraId="2C272E66" w15:done="1"/>
  <w15:commentEx w15:paraId="3D3346A4" w15:paraIdParent="2C272E6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F64359" w16cex:dateUtc="2026-03-09T13:06:00Z"/>
  <w16cex:commentExtensible w16cex:durableId="349A6532" w16cex:dateUtc="2026-03-09T13:08:00Z"/>
  <w16cex:commentExtensible w16cex:durableId="5365E4F9" w16cex:dateUtc="2026-03-09T13:08:00Z"/>
  <w16cex:commentExtensible w16cex:durableId="0F35334B" w16cex:dateUtc="2026-03-09T13:00:00Z"/>
  <w16cex:commentExtensible w16cex:durableId="74A16147" w16cex:dateUtc="2026-03-09T13:02:00Z">
    <w16cex:extLst>
      <w16:ext w16:uri="{CE6994B0-6A32-4C9F-8C6B-6E91EDA988CE}">
        <cr:reactions xmlns:cr="http://schemas.microsoft.com/office/comments/2020/reactions">
          <cr:reaction reactionType="1">
            <cr:reactionInfo dateUtc="2026-03-09T13:32:16Z">
              <cr:user userId="S::vishwajeet@incubyte.co::10c3a22d-16e3-440d-bfe0-be6ef161168d" userProvider="AD" userName="Vishwajeet Vatharkar"/>
            </cr:reactionInfo>
          </cr:reaction>
        </cr:reactions>
      </w16:ext>
    </w16cex:extLst>
  </w16cex:commentExtensible>
  <w16cex:commentExtensible w16cex:durableId="1C0DB94B" w16cex:dateUtc="2026-03-10T10:47:00Z"/>
  <w16cex:commentExtensible w16cex:durableId="04B40047" w16cex:dateUtc="2026-03-09T13:37:00Z"/>
  <w16cex:commentExtensible w16cex:durableId="13C2710B" w16cex:dateUtc="2026-03-10T09:41:00Z"/>
  <w16cex:commentExtensible w16cex:durableId="412D8080" w16cex:dateUtc="2026-03-09T13:35:00Z"/>
  <w16cex:commentExtensible w16cex:durableId="654DC790" w16cex:dateUtc="2026-03-10T10:44:00Z"/>
  <w16cex:commentExtensible w16cex:durableId="69DA88CF" w16cex:dateUtc="2026-03-09T13:04:00Z">
    <w16cex:extLst>
      <w16:ext w16:uri="{CE6994B0-6A32-4C9F-8C6B-6E91EDA988CE}">
        <cr:reactions xmlns:cr="http://schemas.microsoft.com/office/comments/2020/reactions">
          <cr:reaction reactionType="1">
            <cr:reactionInfo dateUtc="2026-03-09T13:32:25Z">
              <cr:user userId="S::vishwajeet@incubyte.co::10c3a22d-16e3-440d-bfe0-be6ef161168d" userProvider="AD" userName="Vishwajeet Vatharkar"/>
            </cr:reactionInfo>
          </cr:reaction>
        </cr:reactions>
      </w16:ext>
    </w16cex:extLst>
  </w16cex:commentExtensible>
  <w16cex:commentExtensible w16cex:durableId="4FC0BACA" w16cex:dateUtc="2026-03-09T13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68E271" w16cid:durableId="24F64359"/>
  <w16cid:commentId w16cid:paraId="627BC5C4" w16cid:durableId="349A6532"/>
  <w16cid:commentId w16cid:paraId="5EB1842B" w16cid:durableId="5365E4F9"/>
  <w16cid:commentId w16cid:paraId="590845F7" w16cid:durableId="0F35334B"/>
  <w16cid:commentId w16cid:paraId="491F7CA6" w16cid:durableId="74A16147"/>
  <w16cid:commentId w16cid:paraId="62BE3E2A" w16cid:durableId="1C0DB94B"/>
  <w16cid:commentId w16cid:paraId="688F5E70" w16cid:durableId="04B40047"/>
  <w16cid:commentId w16cid:paraId="386E9507" w16cid:durableId="13C2710B"/>
  <w16cid:commentId w16cid:paraId="729FC403" w16cid:durableId="412D8080"/>
  <w16cid:commentId w16cid:paraId="7AA3EB50" w16cid:durableId="654DC790"/>
  <w16cid:commentId w16cid:paraId="2C272E66" w16cid:durableId="69DA88CF"/>
  <w16cid:commentId w16cid:paraId="3D3346A4" w16cid:durableId="4FC0BAC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B273"/>
    <w:multiLevelType w:val="hybridMultilevel"/>
    <w:tmpl w:val="FFFFFFFF"/>
    <w:lvl w:ilvl="0" w:tplc="3DDA6650">
      <w:start w:val="1"/>
      <w:numFmt w:val="decimal"/>
      <w:lvlText w:val="%1."/>
      <w:lvlJc w:val="left"/>
      <w:pPr>
        <w:ind w:left="720" w:hanging="360"/>
      </w:pPr>
    </w:lvl>
    <w:lvl w:ilvl="1" w:tplc="7094758E">
      <w:start w:val="1"/>
      <w:numFmt w:val="lowerLetter"/>
      <w:lvlText w:val="%2."/>
      <w:lvlJc w:val="left"/>
      <w:pPr>
        <w:ind w:left="1440" w:hanging="360"/>
      </w:pPr>
    </w:lvl>
    <w:lvl w:ilvl="2" w:tplc="231C2E78">
      <w:start w:val="1"/>
      <w:numFmt w:val="lowerRoman"/>
      <w:lvlText w:val="%3."/>
      <w:lvlJc w:val="right"/>
      <w:pPr>
        <w:ind w:left="2160" w:hanging="180"/>
      </w:pPr>
    </w:lvl>
    <w:lvl w:ilvl="3" w:tplc="1256D0CE">
      <w:start w:val="1"/>
      <w:numFmt w:val="decimal"/>
      <w:lvlText w:val="%4."/>
      <w:lvlJc w:val="left"/>
      <w:pPr>
        <w:ind w:left="2880" w:hanging="360"/>
      </w:pPr>
    </w:lvl>
    <w:lvl w:ilvl="4" w:tplc="29DC50DA">
      <w:start w:val="1"/>
      <w:numFmt w:val="lowerLetter"/>
      <w:lvlText w:val="%5."/>
      <w:lvlJc w:val="left"/>
      <w:pPr>
        <w:ind w:left="3600" w:hanging="360"/>
      </w:pPr>
    </w:lvl>
    <w:lvl w:ilvl="5" w:tplc="18A01E04">
      <w:start w:val="1"/>
      <w:numFmt w:val="lowerRoman"/>
      <w:lvlText w:val="%6."/>
      <w:lvlJc w:val="right"/>
      <w:pPr>
        <w:ind w:left="4320" w:hanging="180"/>
      </w:pPr>
    </w:lvl>
    <w:lvl w:ilvl="6" w:tplc="F8162AF6">
      <w:start w:val="1"/>
      <w:numFmt w:val="decimal"/>
      <w:lvlText w:val="%7."/>
      <w:lvlJc w:val="left"/>
      <w:pPr>
        <w:ind w:left="5040" w:hanging="360"/>
      </w:pPr>
    </w:lvl>
    <w:lvl w:ilvl="7" w:tplc="878CA3F0">
      <w:start w:val="1"/>
      <w:numFmt w:val="lowerLetter"/>
      <w:lvlText w:val="%8."/>
      <w:lvlJc w:val="left"/>
      <w:pPr>
        <w:ind w:left="5760" w:hanging="360"/>
      </w:pPr>
    </w:lvl>
    <w:lvl w:ilvl="8" w:tplc="BC08277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46383"/>
    <w:multiLevelType w:val="hybridMultilevel"/>
    <w:tmpl w:val="E60C12C2"/>
    <w:lvl w:ilvl="0" w:tplc="59AC84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EEEC1A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4B989B8E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w:ilvl="3" w:tplc="1C30DB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2CE3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0429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7A88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4AE2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B809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F55381"/>
    <w:multiLevelType w:val="hybridMultilevel"/>
    <w:tmpl w:val="FFFFFFFF"/>
    <w:lvl w:ilvl="0" w:tplc="6F0CB4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2498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942F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02E5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BEAE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F87E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C8A6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E607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AA70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F3B65D"/>
    <w:multiLevelType w:val="hybridMultilevel"/>
    <w:tmpl w:val="C50A9B12"/>
    <w:lvl w:ilvl="0" w:tplc="254068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3C52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F05A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9681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AA72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E6B1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C1B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9489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4C80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C7E25F"/>
    <w:multiLevelType w:val="hybridMultilevel"/>
    <w:tmpl w:val="FFFFFFFF"/>
    <w:lvl w:ilvl="0" w:tplc="6EFC38B2">
      <w:start w:val="1"/>
      <w:numFmt w:val="decimal"/>
      <w:lvlText w:val="%1."/>
      <w:lvlJc w:val="left"/>
      <w:pPr>
        <w:ind w:left="720" w:hanging="360"/>
      </w:pPr>
    </w:lvl>
    <w:lvl w:ilvl="1" w:tplc="93B2A45E">
      <w:start w:val="1"/>
      <w:numFmt w:val="lowerLetter"/>
      <w:lvlText w:val="%2."/>
      <w:lvlJc w:val="left"/>
      <w:pPr>
        <w:ind w:left="1440" w:hanging="360"/>
      </w:pPr>
    </w:lvl>
    <w:lvl w:ilvl="2" w:tplc="4584294E">
      <w:start w:val="1"/>
      <w:numFmt w:val="lowerRoman"/>
      <w:lvlText w:val="%3."/>
      <w:lvlJc w:val="right"/>
      <w:pPr>
        <w:ind w:left="2160" w:hanging="180"/>
      </w:pPr>
    </w:lvl>
    <w:lvl w:ilvl="3" w:tplc="D88E49F4">
      <w:start w:val="1"/>
      <w:numFmt w:val="decimal"/>
      <w:lvlText w:val="%4."/>
      <w:lvlJc w:val="left"/>
      <w:pPr>
        <w:ind w:left="2880" w:hanging="360"/>
      </w:pPr>
    </w:lvl>
    <w:lvl w:ilvl="4" w:tplc="9A12321E">
      <w:start w:val="1"/>
      <w:numFmt w:val="lowerLetter"/>
      <w:lvlText w:val="%5."/>
      <w:lvlJc w:val="left"/>
      <w:pPr>
        <w:ind w:left="3600" w:hanging="360"/>
      </w:pPr>
    </w:lvl>
    <w:lvl w:ilvl="5" w:tplc="1D98C84E">
      <w:start w:val="1"/>
      <w:numFmt w:val="lowerRoman"/>
      <w:lvlText w:val="%6."/>
      <w:lvlJc w:val="right"/>
      <w:pPr>
        <w:ind w:left="4320" w:hanging="180"/>
      </w:pPr>
    </w:lvl>
    <w:lvl w:ilvl="6" w:tplc="EACC22B8">
      <w:start w:val="1"/>
      <w:numFmt w:val="decimal"/>
      <w:lvlText w:val="%7."/>
      <w:lvlJc w:val="left"/>
      <w:pPr>
        <w:ind w:left="5040" w:hanging="360"/>
      </w:pPr>
    </w:lvl>
    <w:lvl w:ilvl="7" w:tplc="42067548">
      <w:start w:val="1"/>
      <w:numFmt w:val="lowerLetter"/>
      <w:lvlText w:val="%8."/>
      <w:lvlJc w:val="left"/>
      <w:pPr>
        <w:ind w:left="5760" w:hanging="360"/>
      </w:pPr>
    </w:lvl>
    <w:lvl w:ilvl="8" w:tplc="A508C00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26F2D"/>
    <w:multiLevelType w:val="hybridMultilevel"/>
    <w:tmpl w:val="FBAA2C72"/>
    <w:lvl w:ilvl="0" w:tplc="17E610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AE9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0EE8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567A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784F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207B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4637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30C5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8445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0B3DEA2"/>
    <w:multiLevelType w:val="hybridMultilevel"/>
    <w:tmpl w:val="27F69690"/>
    <w:lvl w:ilvl="0" w:tplc="A4142F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7656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0C21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C08C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B2DC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4A56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FAC7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E662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3079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027EC48"/>
    <w:multiLevelType w:val="hybridMultilevel"/>
    <w:tmpl w:val="FFFFFFFF"/>
    <w:lvl w:ilvl="0" w:tplc="72BAACA2">
      <w:start w:val="1"/>
      <w:numFmt w:val="decimal"/>
      <w:lvlText w:val="%1."/>
      <w:lvlJc w:val="left"/>
      <w:pPr>
        <w:ind w:left="720" w:hanging="360"/>
      </w:pPr>
    </w:lvl>
    <w:lvl w:ilvl="1" w:tplc="3252C44C">
      <w:start w:val="1"/>
      <w:numFmt w:val="lowerLetter"/>
      <w:lvlText w:val="%2."/>
      <w:lvlJc w:val="left"/>
      <w:pPr>
        <w:ind w:left="1440" w:hanging="360"/>
      </w:pPr>
    </w:lvl>
    <w:lvl w:ilvl="2" w:tplc="304E7590">
      <w:start w:val="1"/>
      <w:numFmt w:val="lowerRoman"/>
      <w:lvlText w:val="%3."/>
      <w:lvlJc w:val="right"/>
      <w:pPr>
        <w:ind w:left="2160" w:hanging="180"/>
      </w:pPr>
    </w:lvl>
    <w:lvl w:ilvl="3" w:tplc="8CC04376">
      <w:start w:val="1"/>
      <w:numFmt w:val="decimal"/>
      <w:lvlText w:val="%4."/>
      <w:lvlJc w:val="left"/>
      <w:pPr>
        <w:ind w:left="2880" w:hanging="360"/>
      </w:pPr>
    </w:lvl>
    <w:lvl w:ilvl="4" w:tplc="5DF891CA">
      <w:start w:val="1"/>
      <w:numFmt w:val="lowerLetter"/>
      <w:lvlText w:val="%5."/>
      <w:lvlJc w:val="left"/>
      <w:pPr>
        <w:ind w:left="3600" w:hanging="360"/>
      </w:pPr>
    </w:lvl>
    <w:lvl w:ilvl="5" w:tplc="86B67662">
      <w:start w:val="1"/>
      <w:numFmt w:val="lowerRoman"/>
      <w:lvlText w:val="%6."/>
      <w:lvlJc w:val="right"/>
      <w:pPr>
        <w:ind w:left="4320" w:hanging="180"/>
      </w:pPr>
    </w:lvl>
    <w:lvl w:ilvl="6" w:tplc="0A48AF6E">
      <w:start w:val="1"/>
      <w:numFmt w:val="decimal"/>
      <w:lvlText w:val="%7."/>
      <w:lvlJc w:val="left"/>
      <w:pPr>
        <w:ind w:left="5040" w:hanging="360"/>
      </w:pPr>
    </w:lvl>
    <w:lvl w:ilvl="7" w:tplc="C58ADA76">
      <w:start w:val="1"/>
      <w:numFmt w:val="lowerLetter"/>
      <w:lvlText w:val="%8."/>
      <w:lvlJc w:val="left"/>
      <w:pPr>
        <w:ind w:left="5760" w:hanging="360"/>
      </w:pPr>
    </w:lvl>
    <w:lvl w:ilvl="8" w:tplc="6ACA676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AE2D63"/>
    <w:multiLevelType w:val="hybridMultilevel"/>
    <w:tmpl w:val="FFFFFFFF"/>
    <w:lvl w:ilvl="0" w:tplc="F6886BC0">
      <w:start w:val="1"/>
      <w:numFmt w:val="decimal"/>
      <w:lvlText w:val="%1."/>
      <w:lvlJc w:val="left"/>
      <w:pPr>
        <w:ind w:left="720" w:hanging="360"/>
      </w:pPr>
    </w:lvl>
    <w:lvl w:ilvl="1" w:tplc="0644C0B0">
      <w:start w:val="1"/>
      <w:numFmt w:val="lowerLetter"/>
      <w:lvlText w:val="%2."/>
      <w:lvlJc w:val="left"/>
      <w:pPr>
        <w:ind w:left="1440" w:hanging="360"/>
      </w:pPr>
    </w:lvl>
    <w:lvl w:ilvl="2" w:tplc="B770D08E">
      <w:start w:val="1"/>
      <w:numFmt w:val="lowerRoman"/>
      <w:lvlText w:val="%3."/>
      <w:lvlJc w:val="right"/>
      <w:pPr>
        <w:ind w:left="2160" w:hanging="180"/>
      </w:pPr>
    </w:lvl>
    <w:lvl w:ilvl="3" w:tplc="8214C306">
      <w:start w:val="1"/>
      <w:numFmt w:val="decimal"/>
      <w:lvlText w:val="%4."/>
      <w:lvlJc w:val="left"/>
      <w:pPr>
        <w:ind w:left="2880" w:hanging="360"/>
      </w:pPr>
    </w:lvl>
    <w:lvl w:ilvl="4" w:tplc="64A45F42">
      <w:start w:val="1"/>
      <w:numFmt w:val="lowerLetter"/>
      <w:lvlText w:val="%5."/>
      <w:lvlJc w:val="left"/>
      <w:pPr>
        <w:ind w:left="3600" w:hanging="360"/>
      </w:pPr>
    </w:lvl>
    <w:lvl w:ilvl="5" w:tplc="0262DF50">
      <w:start w:val="1"/>
      <w:numFmt w:val="lowerRoman"/>
      <w:lvlText w:val="%6."/>
      <w:lvlJc w:val="right"/>
      <w:pPr>
        <w:ind w:left="4320" w:hanging="180"/>
      </w:pPr>
    </w:lvl>
    <w:lvl w:ilvl="6" w:tplc="9BDAA502">
      <w:start w:val="1"/>
      <w:numFmt w:val="decimal"/>
      <w:lvlText w:val="%7."/>
      <w:lvlJc w:val="left"/>
      <w:pPr>
        <w:ind w:left="5040" w:hanging="360"/>
      </w:pPr>
    </w:lvl>
    <w:lvl w:ilvl="7" w:tplc="DB921066">
      <w:start w:val="1"/>
      <w:numFmt w:val="lowerLetter"/>
      <w:lvlText w:val="%8."/>
      <w:lvlJc w:val="left"/>
      <w:pPr>
        <w:ind w:left="5760" w:hanging="360"/>
      </w:pPr>
    </w:lvl>
    <w:lvl w:ilvl="8" w:tplc="5744351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C61EAE"/>
    <w:multiLevelType w:val="hybridMultilevel"/>
    <w:tmpl w:val="59DE18A0"/>
    <w:lvl w:ilvl="0" w:tplc="A7864772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59207634">
      <w:start w:val="1"/>
      <w:numFmt w:val="lowerLetter"/>
      <w:lvlText w:val="%2."/>
      <w:lvlJc w:val="left"/>
      <w:pPr>
        <w:ind w:left="1440" w:hanging="360"/>
      </w:pPr>
    </w:lvl>
    <w:lvl w:ilvl="2" w:tplc="4426F634">
      <w:start w:val="1"/>
      <w:numFmt w:val="lowerRoman"/>
      <w:lvlText w:val="%3."/>
      <w:lvlJc w:val="right"/>
      <w:pPr>
        <w:ind w:left="2160" w:hanging="180"/>
      </w:pPr>
    </w:lvl>
    <w:lvl w:ilvl="3" w:tplc="C9F0BAB2">
      <w:start w:val="1"/>
      <w:numFmt w:val="decimal"/>
      <w:lvlText w:val="%4."/>
      <w:lvlJc w:val="left"/>
      <w:pPr>
        <w:ind w:left="2880" w:hanging="360"/>
      </w:pPr>
    </w:lvl>
    <w:lvl w:ilvl="4" w:tplc="CC94CD48">
      <w:start w:val="1"/>
      <w:numFmt w:val="lowerLetter"/>
      <w:lvlText w:val="%5."/>
      <w:lvlJc w:val="left"/>
      <w:pPr>
        <w:ind w:left="3600" w:hanging="360"/>
      </w:pPr>
    </w:lvl>
    <w:lvl w:ilvl="5" w:tplc="F0DA60B0">
      <w:start w:val="1"/>
      <w:numFmt w:val="lowerRoman"/>
      <w:lvlText w:val="%6."/>
      <w:lvlJc w:val="right"/>
      <w:pPr>
        <w:ind w:left="4320" w:hanging="180"/>
      </w:pPr>
    </w:lvl>
    <w:lvl w:ilvl="6" w:tplc="BC465D06">
      <w:start w:val="1"/>
      <w:numFmt w:val="decimal"/>
      <w:lvlText w:val="%7."/>
      <w:lvlJc w:val="left"/>
      <w:pPr>
        <w:ind w:left="5040" w:hanging="360"/>
      </w:pPr>
    </w:lvl>
    <w:lvl w:ilvl="7" w:tplc="36BC33C4">
      <w:start w:val="1"/>
      <w:numFmt w:val="lowerLetter"/>
      <w:lvlText w:val="%8."/>
      <w:lvlJc w:val="left"/>
      <w:pPr>
        <w:ind w:left="5760" w:hanging="360"/>
      </w:pPr>
    </w:lvl>
    <w:lvl w:ilvl="8" w:tplc="2DF68CC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39E5A6"/>
    <w:multiLevelType w:val="hybridMultilevel"/>
    <w:tmpl w:val="71F64FB4"/>
    <w:lvl w:ilvl="0" w:tplc="3B6C13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60DA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6ECA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96ED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D2B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92BA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4696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021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EE9B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37476000">
    <w:abstractNumId w:val="2"/>
  </w:num>
  <w:num w:numId="2" w16cid:durableId="781730124">
    <w:abstractNumId w:val="10"/>
  </w:num>
  <w:num w:numId="3" w16cid:durableId="1798329246">
    <w:abstractNumId w:val="3"/>
  </w:num>
  <w:num w:numId="4" w16cid:durableId="315377753">
    <w:abstractNumId w:val="6"/>
  </w:num>
  <w:num w:numId="5" w16cid:durableId="492381316">
    <w:abstractNumId w:val="5"/>
  </w:num>
  <w:num w:numId="6" w16cid:durableId="278800664">
    <w:abstractNumId w:val="9"/>
  </w:num>
  <w:num w:numId="7" w16cid:durableId="1813477174">
    <w:abstractNumId w:val="1"/>
  </w:num>
  <w:num w:numId="8" w16cid:durableId="1876917800">
    <w:abstractNumId w:val="0"/>
  </w:num>
  <w:num w:numId="9" w16cid:durableId="1645281475">
    <w:abstractNumId w:val="4"/>
  </w:num>
  <w:num w:numId="10" w16cid:durableId="262299189">
    <w:abstractNumId w:val="8"/>
  </w:num>
  <w:num w:numId="11" w16cid:durableId="17500496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ohi Parikh">
    <w15:presenceInfo w15:providerId="AD" w15:userId="S::arohi@incubyte.co::f0a4d98e-289e-4d86-af21-8cae4446a9e3"/>
  </w15:person>
  <w15:person w15:author="Guest User">
    <w15:presenceInfo w15:providerId="AD" w15:userId="S::urn:spo:tenantanon#05b07524-f2af-411a-b5a9-a5fee6228712::"/>
  </w15:person>
  <w15:person w15:author="Vishwajeet Vatharkar">
    <w15:presenceInfo w15:providerId="AD" w15:userId="S::vishwajeet@incubyte.co::10c3a22d-16e3-440d-bfe0-be6ef16116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9163B1"/>
    <w:rsid w:val="00023E75"/>
    <w:rsid w:val="000524A5"/>
    <w:rsid w:val="00065040"/>
    <w:rsid w:val="0007055A"/>
    <w:rsid w:val="000722BD"/>
    <w:rsid w:val="00090D7C"/>
    <w:rsid w:val="00094254"/>
    <w:rsid w:val="000A1044"/>
    <w:rsid w:val="000B0FCA"/>
    <w:rsid w:val="00124DB8"/>
    <w:rsid w:val="00132539"/>
    <w:rsid w:val="00147A33"/>
    <w:rsid w:val="00163016"/>
    <w:rsid w:val="001712C2"/>
    <w:rsid w:val="00171D5B"/>
    <w:rsid w:val="00176C47"/>
    <w:rsid w:val="001854D2"/>
    <w:rsid w:val="001970E0"/>
    <w:rsid w:val="001D0372"/>
    <w:rsid w:val="001E7254"/>
    <w:rsid w:val="001F4E95"/>
    <w:rsid w:val="00202044"/>
    <w:rsid w:val="0020627B"/>
    <w:rsid w:val="002138E9"/>
    <w:rsid w:val="00217663"/>
    <w:rsid w:val="00224476"/>
    <w:rsid w:val="00253478"/>
    <w:rsid w:val="00272145"/>
    <w:rsid w:val="002766A6"/>
    <w:rsid w:val="00282EA7"/>
    <w:rsid w:val="00282EAE"/>
    <w:rsid w:val="0028305E"/>
    <w:rsid w:val="002B0E62"/>
    <w:rsid w:val="002B6649"/>
    <w:rsid w:val="002B78D0"/>
    <w:rsid w:val="002C53FA"/>
    <w:rsid w:val="002C7FB7"/>
    <w:rsid w:val="002E15AF"/>
    <w:rsid w:val="002E78D9"/>
    <w:rsid w:val="003035F5"/>
    <w:rsid w:val="003051FF"/>
    <w:rsid w:val="003252FD"/>
    <w:rsid w:val="00336471"/>
    <w:rsid w:val="00347D6B"/>
    <w:rsid w:val="0039174A"/>
    <w:rsid w:val="003A1AEA"/>
    <w:rsid w:val="004222B4"/>
    <w:rsid w:val="00433528"/>
    <w:rsid w:val="00443C5A"/>
    <w:rsid w:val="00470871"/>
    <w:rsid w:val="0048390F"/>
    <w:rsid w:val="004C52FE"/>
    <w:rsid w:val="004D00FE"/>
    <w:rsid w:val="00546CFF"/>
    <w:rsid w:val="005545EA"/>
    <w:rsid w:val="005972E7"/>
    <w:rsid w:val="005B0BB4"/>
    <w:rsid w:val="005B11D5"/>
    <w:rsid w:val="005C472F"/>
    <w:rsid w:val="005D6F53"/>
    <w:rsid w:val="00633487"/>
    <w:rsid w:val="006341AB"/>
    <w:rsid w:val="00642812"/>
    <w:rsid w:val="0066055E"/>
    <w:rsid w:val="00680945"/>
    <w:rsid w:val="00692B2C"/>
    <w:rsid w:val="006B3F01"/>
    <w:rsid w:val="006B7FDF"/>
    <w:rsid w:val="006F5377"/>
    <w:rsid w:val="007041F3"/>
    <w:rsid w:val="00744E9E"/>
    <w:rsid w:val="00765B03"/>
    <w:rsid w:val="007776E1"/>
    <w:rsid w:val="00793FBD"/>
    <w:rsid w:val="007A2A35"/>
    <w:rsid w:val="007A6E9F"/>
    <w:rsid w:val="007B1130"/>
    <w:rsid w:val="007B4447"/>
    <w:rsid w:val="007D6A08"/>
    <w:rsid w:val="007E633F"/>
    <w:rsid w:val="007E795E"/>
    <w:rsid w:val="00810CD1"/>
    <w:rsid w:val="00815DEE"/>
    <w:rsid w:val="00817564"/>
    <w:rsid w:val="00822E9E"/>
    <w:rsid w:val="00836256"/>
    <w:rsid w:val="00884093"/>
    <w:rsid w:val="00884651"/>
    <w:rsid w:val="008C562E"/>
    <w:rsid w:val="008D5834"/>
    <w:rsid w:val="00927889"/>
    <w:rsid w:val="00975C3E"/>
    <w:rsid w:val="00982EB2"/>
    <w:rsid w:val="00992A09"/>
    <w:rsid w:val="00995600"/>
    <w:rsid w:val="009A24D2"/>
    <w:rsid w:val="009D236E"/>
    <w:rsid w:val="009F0974"/>
    <w:rsid w:val="00A01985"/>
    <w:rsid w:val="00A32BF8"/>
    <w:rsid w:val="00A355AE"/>
    <w:rsid w:val="00A47E75"/>
    <w:rsid w:val="00A625AD"/>
    <w:rsid w:val="00A93927"/>
    <w:rsid w:val="00AB40EC"/>
    <w:rsid w:val="00AD5784"/>
    <w:rsid w:val="00B11F54"/>
    <w:rsid w:val="00B22E65"/>
    <w:rsid w:val="00B27C5B"/>
    <w:rsid w:val="00B37477"/>
    <w:rsid w:val="00B42793"/>
    <w:rsid w:val="00B55DF8"/>
    <w:rsid w:val="00BB299D"/>
    <w:rsid w:val="00BC3052"/>
    <w:rsid w:val="00BC5523"/>
    <w:rsid w:val="00C278CB"/>
    <w:rsid w:val="00C36598"/>
    <w:rsid w:val="00C91ADA"/>
    <w:rsid w:val="00C97D33"/>
    <w:rsid w:val="00CB18B9"/>
    <w:rsid w:val="00D010CB"/>
    <w:rsid w:val="00D05590"/>
    <w:rsid w:val="00D17761"/>
    <w:rsid w:val="00D7626A"/>
    <w:rsid w:val="00D8109E"/>
    <w:rsid w:val="00D9070C"/>
    <w:rsid w:val="00D977DB"/>
    <w:rsid w:val="00DA77A9"/>
    <w:rsid w:val="00DB5EBF"/>
    <w:rsid w:val="00DD2888"/>
    <w:rsid w:val="00DE0A26"/>
    <w:rsid w:val="00DF69E6"/>
    <w:rsid w:val="00E10A9D"/>
    <w:rsid w:val="00E11E26"/>
    <w:rsid w:val="00E2003A"/>
    <w:rsid w:val="00E347DA"/>
    <w:rsid w:val="00E452D6"/>
    <w:rsid w:val="00E47E6C"/>
    <w:rsid w:val="00E53CDC"/>
    <w:rsid w:val="00E71875"/>
    <w:rsid w:val="00E76D35"/>
    <w:rsid w:val="00E8525C"/>
    <w:rsid w:val="00E91D34"/>
    <w:rsid w:val="00EB6B31"/>
    <w:rsid w:val="00F27F7A"/>
    <w:rsid w:val="00F3340C"/>
    <w:rsid w:val="00F37AB0"/>
    <w:rsid w:val="00F5124C"/>
    <w:rsid w:val="00F51E1A"/>
    <w:rsid w:val="00F772E8"/>
    <w:rsid w:val="00FBD98D"/>
    <w:rsid w:val="00FD6161"/>
    <w:rsid w:val="00FE06C7"/>
    <w:rsid w:val="00FF41B3"/>
    <w:rsid w:val="00FF5C6B"/>
    <w:rsid w:val="01471A9E"/>
    <w:rsid w:val="01DCAB8F"/>
    <w:rsid w:val="031DBA65"/>
    <w:rsid w:val="042B9D9D"/>
    <w:rsid w:val="04818AD3"/>
    <w:rsid w:val="04D22FCD"/>
    <w:rsid w:val="054A3CE6"/>
    <w:rsid w:val="054DCBF0"/>
    <w:rsid w:val="05859685"/>
    <w:rsid w:val="07E21CAA"/>
    <w:rsid w:val="07F442DF"/>
    <w:rsid w:val="08CF5426"/>
    <w:rsid w:val="0941F0EB"/>
    <w:rsid w:val="0A894C9B"/>
    <w:rsid w:val="0E4F0C2D"/>
    <w:rsid w:val="0E7B0900"/>
    <w:rsid w:val="0EDE06F6"/>
    <w:rsid w:val="0EE17EB5"/>
    <w:rsid w:val="0EF99259"/>
    <w:rsid w:val="0F174B7F"/>
    <w:rsid w:val="0F4D3A19"/>
    <w:rsid w:val="0F9B4E92"/>
    <w:rsid w:val="10C21BB9"/>
    <w:rsid w:val="11FCE1F1"/>
    <w:rsid w:val="12CFF074"/>
    <w:rsid w:val="130C1269"/>
    <w:rsid w:val="1313E46E"/>
    <w:rsid w:val="14709239"/>
    <w:rsid w:val="1473DF6A"/>
    <w:rsid w:val="183B8E73"/>
    <w:rsid w:val="183DE164"/>
    <w:rsid w:val="19AF9F00"/>
    <w:rsid w:val="1AEF2A4C"/>
    <w:rsid w:val="1B437450"/>
    <w:rsid w:val="1C6323EE"/>
    <w:rsid w:val="1C9B0C43"/>
    <w:rsid w:val="1E3F1EDB"/>
    <w:rsid w:val="1E5DA9AE"/>
    <w:rsid w:val="1F9163B1"/>
    <w:rsid w:val="1FBBC9D9"/>
    <w:rsid w:val="21BC452E"/>
    <w:rsid w:val="2252C812"/>
    <w:rsid w:val="22F9AAEF"/>
    <w:rsid w:val="25909CC0"/>
    <w:rsid w:val="2599FA95"/>
    <w:rsid w:val="26625B8D"/>
    <w:rsid w:val="268B2968"/>
    <w:rsid w:val="272CF0C0"/>
    <w:rsid w:val="272E8E65"/>
    <w:rsid w:val="287E5582"/>
    <w:rsid w:val="28EEBCD1"/>
    <w:rsid w:val="29F31608"/>
    <w:rsid w:val="2AC5C734"/>
    <w:rsid w:val="2BADC946"/>
    <w:rsid w:val="2BC38AB6"/>
    <w:rsid w:val="2BF193A2"/>
    <w:rsid w:val="2C6B221A"/>
    <w:rsid w:val="2CC510CE"/>
    <w:rsid w:val="2E4B6A84"/>
    <w:rsid w:val="2E6C79CD"/>
    <w:rsid w:val="2E7D9E38"/>
    <w:rsid w:val="2EAA919D"/>
    <w:rsid w:val="2EC69914"/>
    <w:rsid w:val="2F438D93"/>
    <w:rsid w:val="2FE3368E"/>
    <w:rsid w:val="319BEB9C"/>
    <w:rsid w:val="31BB076B"/>
    <w:rsid w:val="32561F38"/>
    <w:rsid w:val="3276AAC2"/>
    <w:rsid w:val="347D7952"/>
    <w:rsid w:val="34824A0E"/>
    <w:rsid w:val="369BB588"/>
    <w:rsid w:val="36C603E2"/>
    <w:rsid w:val="3709E71C"/>
    <w:rsid w:val="371E309D"/>
    <w:rsid w:val="38AABBFF"/>
    <w:rsid w:val="38FCDDA1"/>
    <w:rsid w:val="39A62986"/>
    <w:rsid w:val="3ACE1605"/>
    <w:rsid w:val="3B569DA5"/>
    <w:rsid w:val="3B66013F"/>
    <w:rsid w:val="3F191B98"/>
    <w:rsid w:val="4048954B"/>
    <w:rsid w:val="41FD7725"/>
    <w:rsid w:val="4206C787"/>
    <w:rsid w:val="42D4DCD5"/>
    <w:rsid w:val="43FE0C16"/>
    <w:rsid w:val="445FEC8E"/>
    <w:rsid w:val="467B4E98"/>
    <w:rsid w:val="4A0556B2"/>
    <w:rsid w:val="4A2084A7"/>
    <w:rsid w:val="4B2A90E0"/>
    <w:rsid w:val="4C22252F"/>
    <w:rsid w:val="4D3A02C1"/>
    <w:rsid w:val="4D69CF44"/>
    <w:rsid w:val="4DA446D2"/>
    <w:rsid w:val="4DE80561"/>
    <w:rsid w:val="4E102979"/>
    <w:rsid w:val="4E130920"/>
    <w:rsid w:val="4F9DDDC6"/>
    <w:rsid w:val="50F7761A"/>
    <w:rsid w:val="51C9DC8B"/>
    <w:rsid w:val="51D2FB6D"/>
    <w:rsid w:val="53A2B3D8"/>
    <w:rsid w:val="5499ED30"/>
    <w:rsid w:val="549F4DAC"/>
    <w:rsid w:val="550BFA52"/>
    <w:rsid w:val="55B6C19E"/>
    <w:rsid w:val="55BEFC84"/>
    <w:rsid w:val="55D6C760"/>
    <w:rsid w:val="57191E1A"/>
    <w:rsid w:val="57894718"/>
    <w:rsid w:val="57ABA9B6"/>
    <w:rsid w:val="5988537E"/>
    <w:rsid w:val="59D7A064"/>
    <w:rsid w:val="5A84B45F"/>
    <w:rsid w:val="5C73DC6B"/>
    <w:rsid w:val="5D43E353"/>
    <w:rsid w:val="5DD27109"/>
    <w:rsid w:val="601CAABC"/>
    <w:rsid w:val="62361A6B"/>
    <w:rsid w:val="62573B15"/>
    <w:rsid w:val="62DED344"/>
    <w:rsid w:val="639BFA02"/>
    <w:rsid w:val="646B742A"/>
    <w:rsid w:val="65F698E7"/>
    <w:rsid w:val="66EF9D68"/>
    <w:rsid w:val="672515D6"/>
    <w:rsid w:val="67C0CA62"/>
    <w:rsid w:val="67D364F6"/>
    <w:rsid w:val="6806BC04"/>
    <w:rsid w:val="683A613F"/>
    <w:rsid w:val="68F2F5C0"/>
    <w:rsid w:val="6A9EA44E"/>
    <w:rsid w:val="6AC09BC1"/>
    <w:rsid w:val="6BCBA026"/>
    <w:rsid w:val="701065C6"/>
    <w:rsid w:val="709B2EF2"/>
    <w:rsid w:val="70D4F5EC"/>
    <w:rsid w:val="72C0936B"/>
    <w:rsid w:val="760569B5"/>
    <w:rsid w:val="76ECFFAC"/>
    <w:rsid w:val="77586601"/>
    <w:rsid w:val="781EE406"/>
    <w:rsid w:val="79828CF5"/>
    <w:rsid w:val="7A0F6C55"/>
    <w:rsid w:val="7A3F3030"/>
    <w:rsid w:val="7BC42147"/>
    <w:rsid w:val="7D972B7B"/>
    <w:rsid w:val="7E6C9222"/>
    <w:rsid w:val="7FEA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F1F21"/>
  <w15:chartTrackingRefBased/>
  <w15:docId w15:val="{FC5CBC39-1EBB-4948-9179-1F2FD39A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272CF0C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FBD98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FBD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D9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D98D"/>
    <w:rPr>
      <w:color w:val="467886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C30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305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C30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305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C30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Shilpi Agarwal</dc:creator>
  <keywords/>
  <dc:description/>
  <lastModifiedBy>Shilpi Agarwal</lastModifiedBy>
  <revision>88</revision>
  <dcterms:created xsi:type="dcterms:W3CDTF">2026-03-02T21:55:00.0000000Z</dcterms:created>
  <dcterms:modified xsi:type="dcterms:W3CDTF">2026-03-17T08:36:57.5398769Z</dcterms:modified>
</coreProperties>
</file>